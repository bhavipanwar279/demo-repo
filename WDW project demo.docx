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95A3" w14:textId="2FA62BF1" w:rsidR="00377BCF" w:rsidRDefault="00377BCF" w:rsidP="00377BCF">
      <w:pPr>
        <w:pStyle w:val="Heading1"/>
      </w:pPr>
      <w:r>
        <w:t>Project – web designing CA demo</w:t>
      </w:r>
    </w:p>
    <w:p w14:paraId="6BFD150D" w14:textId="21A5F8B8" w:rsidR="00377BCF" w:rsidRDefault="00377BCF" w:rsidP="00377BCF">
      <w:pPr>
        <w:rPr>
          <w:rStyle w:val="BookTitle"/>
        </w:rPr>
      </w:pPr>
      <w:r>
        <w:rPr>
          <w:rStyle w:val="BookTitle"/>
        </w:rPr>
        <w:t>HTML code –</w:t>
      </w:r>
    </w:p>
    <w:p w14:paraId="2DC89BEE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&lt;!DOCTYPE html&gt;</w:t>
      </w:r>
    </w:p>
    <w:p w14:paraId="0412CDAF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proofErr w:type="gramStart"/>
      <w:r w:rsidRPr="00377BCF">
        <w:rPr>
          <w:b/>
          <w:bCs/>
          <w:i/>
          <w:iCs/>
          <w:spacing w:val="5"/>
        </w:rPr>
        <w:t>&lt;!--</w:t>
      </w:r>
      <w:proofErr w:type="gramEnd"/>
      <w:r w:rsidRPr="00377BCF">
        <w:rPr>
          <w:b/>
          <w:bCs/>
          <w:i/>
          <w:iCs/>
          <w:spacing w:val="5"/>
        </w:rPr>
        <w:t xml:space="preserve"> to tell browser we are using html5 --&gt;</w:t>
      </w:r>
    </w:p>
    <w:p w14:paraId="60696C58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&lt;html lang="</w:t>
      </w:r>
      <w:proofErr w:type="spellStart"/>
      <w:r w:rsidRPr="00377BCF">
        <w:rPr>
          <w:b/>
          <w:bCs/>
          <w:i/>
          <w:iCs/>
          <w:spacing w:val="5"/>
        </w:rPr>
        <w:t>en</w:t>
      </w:r>
      <w:proofErr w:type="spellEnd"/>
      <w:r w:rsidRPr="00377BCF">
        <w:rPr>
          <w:b/>
          <w:bCs/>
          <w:i/>
          <w:iCs/>
          <w:spacing w:val="5"/>
        </w:rPr>
        <w:t>"&gt;</w:t>
      </w:r>
    </w:p>
    <w:p w14:paraId="476E4788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</w:t>
      </w:r>
      <w:proofErr w:type="gramStart"/>
      <w:r w:rsidRPr="00377BCF">
        <w:rPr>
          <w:b/>
          <w:bCs/>
          <w:i/>
          <w:iCs/>
          <w:spacing w:val="5"/>
        </w:rPr>
        <w:t>&lt;!--</w:t>
      </w:r>
      <w:proofErr w:type="gramEnd"/>
      <w:r w:rsidRPr="00377BCF">
        <w:rPr>
          <w:b/>
          <w:bCs/>
          <w:i/>
          <w:iCs/>
          <w:spacing w:val="5"/>
        </w:rPr>
        <w:t xml:space="preserve"> language --&gt;</w:t>
      </w:r>
    </w:p>
    <w:p w14:paraId="6CBB04E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&lt;head&gt;</w:t>
      </w:r>
    </w:p>
    <w:p w14:paraId="5DB7B2E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 xml:space="preserve">    </w:t>
      </w:r>
      <w:proofErr w:type="gramStart"/>
      <w:r w:rsidRPr="00377BCF">
        <w:rPr>
          <w:b/>
          <w:bCs/>
          <w:i/>
          <w:iCs/>
          <w:spacing w:val="5"/>
        </w:rPr>
        <w:t>&lt;!--</w:t>
      </w:r>
      <w:proofErr w:type="gramEnd"/>
      <w:r w:rsidRPr="00377BCF">
        <w:rPr>
          <w:b/>
          <w:bCs/>
          <w:i/>
          <w:iCs/>
          <w:spacing w:val="5"/>
        </w:rPr>
        <w:t xml:space="preserve"> not visible on browser --&gt;</w:t>
      </w:r>
    </w:p>
    <w:p w14:paraId="6B56854E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 xml:space="preserve">    &lt;meta charset="UTF-8"&gt; </w:t>
      </w:r>
    </w:p>
    <w:p w14:paraId="7144EF2E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</w:t>
      </w:r>
      <w:proofErr w:type="gramStart"/>
      <w:r w:rsidRPr="00377BCF">
        <w:rPr>
          <w:b/>
          <w:bCs/>
          <w:i/>
          <w:iCs/>
          <w:spacing w:val="5"/>
        </w:rPr>
        <w:t>&lt;!--</w:t>
      </w:r>
      <w:proofErr w:type="gramEnd"/>
      <w:r w:rsidRPr="00377BCF">
        <w:rPr>
          <w:b/>
          <w:bCs/>
          <w:i/>
          <w:iCs/>
          <w:spacing w:val="5"/>
        </w:rPr>
        <w:t xml:space="preserve">charset is attribute and </w:t>
      </w:r>
      <w:proofErr w:type="spellStart"/>
      <w:r w:rsidRPr="00377BCF">
        <w:rPr>
          <w:b/>
          <w:bCs/>
          <w:i/>
          <w:iCs/>
          <w:spacing w:val="5"/>
        </w:rPr>
        <w:t>utf</w:t>
      </w:r>
      <w:proofErr w:type="spellEnd"/>
      <w:r w:rsidRPr="00377BCF">
        <w:rPr>
          <w:b/>
          <w:bCs/>
          <w:i/>
          <w:iCs/>
          <w:spacing w:val="5"/>
        </w:rPr>
        <w:t xml:space="preserve"> is attribute value   --&gt;</w:t>
      </w:r>
    </w:p>
    <w:p w14:paraId="7C989CA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&lt;meta name="viewport" content="width=device-width, initial-scale=1.0"&gt;</w:t>
      </w:r>
    </w:p>
    <w:p w14:paraId="05BE0CD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&lt;title&gt;Document&lt;/title&gt;</w:t>
      </w:r>
    </w:p>
    <w:p w14:paraId="66FF0558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&lt;/head&gt;</w:t>
      </w:r>
    </w:p>
    <w:p w14:paraId="607CE320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&lt;/body&gt;</w:t>
      </w:r>
    </w:p>
    <w:p w14:paraId="32221A84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</w:t>
      </w:r>
      <w:proofErr w:type="gramStart"/>
      <w:r w:rsidRPr="00377BCF">
        <w:rPr>
          <w:b/>
          <w:bCs/>
          <w:i/>
          <w:iCs/>
          <w:spacing w:val="5"/>
        </w:rPr>
        <w:t>&lt;!--</w:t>
      </w:r>
      <w:proofErr w:type="gramEnd"/>
      <w:r w:rsidRPr="00377BCF">
        <w:rPr>
          <w:b/>
          <w:bCs/>
          <w:i/>
          <w:iCs/>
          <w:spacing w:val="5"/>
        </w:rPr>
        <w:t xml:space="preserve"> &lt;header&gt;&lt;/header&gt; </w:t>
      </w:r>
    </w:p>
    <w:p w14:paraId="6160164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&lt;main&gt;&lt;/main&gt;</w:t>
      </w:r>
    </w:p>
    <w:p w14:paraId="3E430027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&lt;footer&gt;&lt;/footer&gt;--&gt;</w:t>
      </w:r>
    </w:p>
    <w:p w14:paraId="2B699CA7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</w:t>
      </w:r>
    </w:p>
    <w:p w14:paraId="0DAB8D42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&lt;h1&gt;Heading&lt;/h1&gt;</w:t>
      </w:r>
    </w:p>
    <w:p w14:paraId="0956E79C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&lt;h2&gt;Heading&lt;/h2&gt;</w:t>
      </w:r>
    </w:p>
    <w:p w14:paraId="65FFFBD9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&lt;h3&gt;Heading&lt;/h3&gt;</w:t>
      </w:r>
    </w:p>
    <w:p w14:paraId="286DAC2B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&lt;h4&gt;Heading&lt;/h4&gt;</w:t>
      </w:r>
    </w:p>
    <w:p w14:paraId="1272BC86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&lt;h5&gt;Heading&lt;/h5&gt;</w:t>
      </w:r>
    </w:p>
    <w:p w14:paraId="56B71E6B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&lt;h6&gt;Heading&lt;/h6&gt;</w:t>
      </w:r>
    </w:p>
    <w:p w14:paraId="4A16E27C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 xml:space="preserve">&lt;P&gt;Lorem ipsum </w:t>
      </w:r>
      <w:proofErr w:type="spellStart"/>
      <w:r w:rsidRPr="00377BCF">
        <w:rPr>
          <w:b/>
          <w:bCs/>
          <w:i/>
          <w:iCs/>
          <w:spacing w:val="5"/>
        </w:rPr>
        <w:t>dolor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gramStart"/>
      <w:r w:rsidRPr="00377BCF">
        <w:rPr>
          <w:b/>
          <w:bCs/>
          <w:i/>
          <w:iCs/>
          <w:spacing w:val="5"/>
        </w:rPr>
        <w:t>sit</w:t>
      </w:r>
      <w:proofErr w:type="gram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amet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consectetur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adipisicing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elit</w:t>
      </w:r>
      <w:proofErr w:type="spellEnd"/>
      <w:r w:rsidRPr="00377BCF">
        <w:rPr>
          <w:b/>
          <w:bCs/>
          <w:i/>
          <w:iCs/>
          <w:spacing w:val="5"/>
        </w:rPr>
        <w:t xml:space="preserve">. </w:t>
      </w:r>
      <w:proofErr w:type="spellStart"/>
      <w:r w:rsidRPr="00377BCF">
        <w:rPr>
          <w:b/>
          <w:bCs/>
          <w:i/>
          <w:iCs/>
          <w:spacing w:val="5"/>
        </w:rPr>
        <w:t>Doloribus</w:t>
      </w:r>
      <w:proofErr w:type="spellEnd"/>
      <w:r w:rsidRPr="00377BCF">
        <w:rPr>
          <w:b/>
          <w:bCs/>
          <w:i/>
          <w:iCs/>
          <w:spacing w:val="5"/>
        </w:rPr>
        <w:t xml:space="preserve">, </w:t>
      </w:r>
      <w:proofErr w:type="spellStart"/>
      <w:r w:rsidRPr="00377BCF">
        <w:rPr>
          <w:b/>
          <w:bCs/>
          <w:i/>
          <w:iCs/>
          <w:spacing w:val="5"/>
        </w:rPr>
        <w:t>voluptatibus</w:t>
      </w:r>
      <w:proofErr w:type="spellEnd"/>
      <w:r w:rsidRPr="00377BCF">
        <w:rPr>
          <w:b/>
          <w:bCs/>
          <w:i/>
          <w:iCs/>
          <w:spacing w:val="5"/>
        </w:rPr>
        <w:t xml:space="preserve">. </w:t>
      </w:r>
      <w:proofErr w:type="spellStart"/>
      <w:r w:rsidRPr="00377BCF">
        <w:rPr>
          <w:b/>
          <w:bCs/>
          <w:i/>
          <w:iCs/>
          <w:spacing w:val="5"/>
        </w:rPr>
        <w:t>Voluptatibus</w:t>
      </w:r>
      <w:proofErr w:type="spellEnd"/>
      <w:r w:rsidRPr="00377BCF">
        <w:rPr>
          <w:b/>
          <w:bCs/>
          <w:i/>
          <w:iCs/>
          <w:spacing w:val="5"/>
        </w:rPr>
        <w:t xml:space="preserve"> vitae </w:t>
      </w:r>
      <w:proofErr w:type="spellStart"/>
      <w:r w:rsidRPr="00377BCF">
        <w:rPr>
          <w:b/>
          <w:bCs/>
          <w:i/>
          <w:iCs/>
          <w:spacing w:val="5"/>
        </w:rPr>
        <w:t>amet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illo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iusto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blanditiis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corrupti</w:t>
      </w:r>
      <w:proofErr w:type="spellEnd"/>
      <w:r w:rsidRPr="00377BCF">
        <w:rPr>
          <w:b/>
          <w:bCs/>
          <w:i/>
          <w:iCs/>
          <w:spacing w:val="5"/>
        </w:rPr>
        <w:t xml:space="preserve">, </w:t>
      </w:r>
      <w:proofErr w:type="spellStart"/>
      <w:r w:rsidRPr="00377BCF">
        <w:rPr>
          <w:b/>
          <w:bCs/>
          <w:i/>
          <w:iCs/>
          <w:spacing w:val="5"/>
        </w:rPr>
        <w:t>impedit</w:t>
      </w:r>
      <w:proofErr w:type="spellEnd"/>
      <w:r w:rsidRPr="00377BCF">
        <w:rPr>
          <w:b/>
          <w:bCs/>
          <w:i/>
          <w:iCs/>
          <w:spacing w:val="5"/>
        </w:rPr>
        <w:t xml:space="preserve"> a </w:t>
      </w:r>
      <w:proofErr w:type="spellStart"/>
      <w:r w:rsidRPr="00377BCF">
        <w:rPr>
          <w:b/>
          <w:bCs/>
          <w:i/>
          <w:iCs/>
          <w:spacing w:val="5"/>
        </w:rPr>
        <w:t>modi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ducimus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voluptas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facere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dolorem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maiores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accusantium</w:t>
      </w:r>
      <w:proofErr w:type="spellEnd"/>
      <w:r w:rsidRPr="00377BCF">
        <w:rPr>
          <w:b/>
          <w:bCs/>
          <w:i/>
          <w:iCs/>
          <w:spacing w:val="5"/>
        </w:rPr>
        <w:t xml:space="preserve"> minima </w:t>
      </w:r>
      <w:proofErr w:type="spellStart"/>
      <w:r w:rsidRPr="00377BCF">
        <w:rPr>
          <w:b/>
          <w:bCs/>
          <w:i/>
          <w:iCs/>
          <w:spacing w:val="5"/>
        </w:rPr>
        <w:t>quibusdam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spellStart"/>
      <w:r w:rsidRPr="00377BCF">
        <w:rPr>
          <w:b/>
          <w:bCs/>
          <w:i/>
          <w:iCs/>
          <w:spacing w:val="5"/>
        </w:rPr>
        <w:t>laudantium</w:t>
      </w:r>
      <w:proofErr w:type="spellEnd"/>
      <w:r w:rsidRPr="00377BCF">
        <w:rPr>
          <w:b/>
          <w:bCs/>
          <w:i/>
          <w:iCs/>
          <w:spacing w:val="5"/>
        </w:rPr>
        <w:t xml:space="preserve"> </w:t>
      </w:r>
      <w:proofErr w:type="gramStart"/>
      <w:r w:rsidRPr="00377BCF">
        <w:rPr>
          <w:b/>
          <w:bCs/>
          <w:i/>
          <w:iCs/>
          <w:spacing w:val="5"/>
        </w:rPr>
        <w:t>animi!&lt;</w:t>
      </w:r>
      <w:proofErr w:type="gramEnd"/>
      <w:r w:rsidRPr="00377BCF">
        <w:rPr>
          <w:b/>
          <w:bCs/>
          <w:i/>
          <w:iCs/>
          <w:spacing w:val="5"/>
        </w:rPr>
        <w:t>/P&gt;</w:t>
      </w:r>
    </w:p>
    <w:p w14:paraId="6AFB934C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lastRenderedPageBreak/>
        <w:t>&lt;a href="https://www.google.com/?zx=1758618443137&amp;no_sw_cr=1"Google&gt;&lt;/a&gt;</w:t>
      </w:r>
    </w:p>
    <w:p w14:paraId="504ECC29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 xml:space="preserve">&lt;a </w:t>
      </w:r>
      <w:proofErr w:type="spellStart"/>
      <w:r w:rsidRPr="00377BCF">
        <w:rPr>
          <w:b/>
          <w:bCs/>
          <w:i/>
          <w:iCs/>
          <w:spacing w:val="5"/>
        </w:rPr>
        <w:t>href</w:t>
      </w:r>
      <w:proofErr w:type="spellEnd"/>
      <w:r w:rsidRPr="00377BCF">
        <w:rPr>
          <w:b/>
          <w:bCs/>
          <w:i/>
          <w:iCs/>
          <w:spacing w:val="5"/>
        </w:rPr>
        <w:t>="D:\WDW MAYANK SIR\</w:t>
      </w:r>
      <w:proofErr w:type="spellStart"/>
      <w:r w:rsidRPr="00377BCF">
        <w:rPr>
          <w:b/>
          <w:bCs/>
          <w:i/>
          <w:iCs/>
          <w:spacing w:val="5"/>
        </w:rPr>
        <w:t>main.html"target</w:t>
      </w:r>
      <w:proofErr w:type="spellEnd"/>
      <w:r w:rsidRPr="00377BCF">
        <w:rPr>
          <w:b/>
          <w:bCs/>
          <w:i/>
          <w:iCs/>
          <w:spacing w:val="5"/>
        </w:rPr>
        <w:t xml:space="preserve"> = "_blank"&gt;Main page&lt;/a&gt;</w:t>
      </w:r>
    </w:p>
    <w:p w14:paraId="79FB1CFA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</w:t>
      </w:r>
    </w:p>
    <w:p w14:paraId="3193AC17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</w:t>
      </w:r>
      <w:proofErr w:type="spellStart"/>
      <w:r w:rsidRPr="00377BCF">
        <w:rPr>
          <w:b/>
          <w:bCs/>
          <w:i/>
          <w:iCs/>
          <w:spacing w:val="5"/>
        </w:rPr>
        <w:t>img</w:t>
      </w:r>
      <w:proofErr w:type="spellEnd"/>
      <w:r w:rsidRPr="00377BCF">
        <w:rPr>
          <w:b/>
          <w:bCs/>
          <w:i/>
          <w:iCs/>
          <w:spacing w:val="5"/>
        </w:rPr>
        <w:t xml:space="preserve"> src="data:image/jpeg;base64,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</w:t>
      </w:r>
      <w:r w:rsidRPr="00377BCF">
        <w:rPr>
          <w:b/>
          <w:bCs/>
          <w:i/>
          <w:iCs/>
          <w:spacing w:val="5"/>
        </w:rPr>
        <w:lastRenderedPageBreak/>
        <w:t>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" alt="cat"&gt;</w:t>
      </w:r>
    </w:p>
    <w:p w14:paraId="093DBF3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20DD075B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&lt;hr&gt;</w:t>
      </w:r>
    </w:p>
    <w:p w14:paraId="5A700340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</w:t>
      </w:r>
      <w:proofErr w:type="spellStart"/>
      <w:r w:rsidRPr="00377BCF">
        <w:rPr>
          <w:b/>
          <w:bCs/>
          <w:i/>
          <w:iCs/>
          <w:spacing w:val="5"/>
        </w:rPr>
        <w:t>br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16399C3F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3B2BE93D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&lt;b&gt;Bold&lt;/b&gt;</w:t>
      </w:r>
    </w:p>
    <w:p w14:paraId="1E9FA686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&lt;strong&gt;Bold&lt;/strong&gt;</w:t>
      </w:r>
    </w:p>
    <w:p w14:paraId="6DC42297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&lt;hr&gt;&lt;</w:t>
      </w:r>
      <w:proofErr w:type="spellStart"/>
      <w:r w:rsidRPr="00377BCF">
        <w:rPr>
          <w:b/>
          <w:bCs/>
          <w:i/>
          <w:iCs/>
          <w:spacing w:val="5"/>
        </w:rPr>
        <w:t>br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186FF8BD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1AA62422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</w:t>
      </w:r>
      <w:proofErr w:type="spellStart"/>
      <w:r w:rsidRPr="00377BCF">
        <w:rPr>
          <w:b/>
          <w:bCs/>
          <w:i/>
          <w:iCs/>
          <w:spacing w:val="5"/>
        </w:rPr>
        <w:t>i</w:t>
      </w:r>
      <w:proofErr w:type="spellEnd"/>
      <w:r w:rsidRPr="00377BCF">
        <w:rPr>
          <w:b/>
          <w:bCs/>
          <w:i/>
          <w:iCs/>
          <w:spacing w:val="5"/>
        </w:rPr>
        <w:t>&gt;Italic&lt;/</w:t>
      </w:r>
      <w:proofErr w:type="spellStart"/>
      <w:r w:rsidRPr="00377BCF">
        <w:rPr>
          <w:b/>
          <w:bCs/>
          <w:i/>
          <w:iCs/>
          <w:spacing w:val="5"/>
        </w:rPr>
        <w:t>i</w:t>
      </w:r>
      <w:proofErr w:type="spellEnd"/>
      <w:r w:rsidRPr="00377BCF">
        <w:rPr>
          <w:b/>
          <w:bCs/>
          <w:i/>
          <w:iCs/>
          <w:spacing w:val="5"/>
        </w:rPr>
        <w:t>&gt;&lt;</w:t>
      </w:r>
      <w:proofErr w:type="spellStart"/>
      <w:r w:rsidRPr="00377BCF">
        <w:rPr>
          <w:b/>
          <w:bCs/>
          <w:i/>
          <w:iCs/>
          <w:spacing w:val="5"/>
        </w:rPr>
        <w:t>br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72C4EC0A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</w:t>
      </w:r>
      <w:proofErr w:type="spellStart"/>
      <w:r w:rsidRPr="00377BCF">
        <w:rPr>
          <w:b/>
          <w:bCs/>
          <w:i/>
          <w:iCs/>
          <w:spacing w:val="5"/>
        </w:rPr>
        <w:t>em</w:t>
      </w:r>
      <w:proofErr w:type="spellEnd"/>
      <w:r w:rsidRPr="00377BCF">
        <w:rPr>
          <w:b/>
          <w:bCs/>
          <w:i/>
          <w:iCs/>
          <w:spacing w:val="5"/>
        </w:rPr>
        <w:t>&gt;Italic&lt;/</w:t>
      </w:r>
      <w:proofErr w:type="spellStart"/>
      <w:r w:rsidRPr="00377BCF">
        <w:rPr>
          <w:b/>
          <w:bCs/>
          <w:i/>
          <w:iCs/>
          <w:spacing w:val="5"/>
        </w:rPr>
        <w:t>em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07A0249C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25A93A9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&lt;hr&gt;&lt;</w:t>
      </w:r>
      <w:proofErr w:type="spellStart"/>
      <w:r w:rsidRPr="00377BCF">
        <w:rPr>
          <w:b/>
          <w:bCs/>
          <w:i/>
          <w:iCs/>
          <w:spacing w:val="5"/>
        </w:rPr>
        <w:t>br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68392BA9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&lt;u&gt;Underline&lt;/u&gt;&lt;</w:t>
      </w:r>
      <w:proofErr w:type="spellStart"/>
      <w:r w:rsidRPr="00377BCF">
        <w:rPr>
          <w:b/>
          <w:bCs/>
          <w:i/>
          <w:iCs/>
          <w:spacing w:val="5"/>
        </w:rPr>
        <w:t>br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744CE1CF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&lt;ins&gt;Underline&lt;/ins&gt;</w:t>
      </w:r>
    </w:p>
    <w:p w14:paraId="447FC639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&lt;hr&gt;&lt;</w:t>
      </w:r>
      <w:proofErr w:type="spellStart"/>
      <w:r w:rsidRPr="00377BCF">
        <w:rPr>
          <w:b/>
          <w:bCs/>
          <w:i/>
          <w:iCs/>
          <w:spacing w:val="5"/>
        </w:rPr>
        <w:t>br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74E454A4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769012E8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&lt;del&gt;100Rs&lt;/del&gt;</w:t>
      </w:r>
    </w:p>
    <w:p w14:paraId="10324DE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&lt;h2&gt;unordered list&lt;/h2&gt;</w:t>
      </w:r>
    </w:p>
    <w:p w14:paraId="74E2BDD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&lt;ul&gt;</w:t>
      </w:r>
    </w:p>
    <w:p w14:paraId="399948FB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&lt;li&gt;milk&lt;/li&gt;</w:t>
      </w:r>
    </w:p>
    <w:p w14:paraId="48918C71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&lt;li&gt;curd&lt;/li&gt;</w:t>
      </w:r>
    </w:p>
    <w:p w14:paraId="12C59AED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&lt;li&gt;cheese&lt;/li&gt;</w:t>
      </w:r>
    </w:p>
    <w:p w14:paraId="41D541B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&lt;/ul&gt;</w:t>
      </w:r>
    </w:p>
    <w:p w14:paraId="2D46546F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&lt;ul&gt;</w:t>
      </w:r>
    </w:p>
    <w:p w14:paraId="7E21E91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 xml:space="preserve">    &lt;ul </w:t>
      </w:r>
      <w:proofErr w:type="gramStart"/>
      <w:r w:rsidRPr="00377BCF">
        <w:rPr>
          <w:b/>
          <w:bCs/>
          <w:i/>
          <w:iCs/>
          <w:spacing w:val="5"/>
        </w:rPr>
        <w:t>type  =</w:t>
      </w:r>
      <w:proofErr w:type="gramEnd"/>
      <w:r w:rsidRPr="00377BCF">
        <w:rPr>
          <w:b/>
          <w:bCs/>
          <w:i/>
          <w:iCs/>
          <w:spacing w:val="5"/>
        </w:rPr>
        <w:t xml:space="preserve"> "square"&gt;&lt;/ul&gt;</w:t>
      </w:r>
    </w:p>
    <w:p w14:paraId="75F7C4C2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&lt;li&gt;&lt;/li&gt;</w:t>
      </w:r>
    </w:p>
    <w:p w14:paraId="3D4449AD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&lt;li&gt;&lt;/li&gt;</w:t>
      </w:r>
    </w:p>
    <w:p w14:paraId="7FCB4DC8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&lt;li&gt;&lt;/li&gt;</w:t>
      </w:r>
    </w:p>
    <w:p w14:paraId="3573ECFD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3B577F26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&lt;/ul&gt;</w:t>
      </w:r>
    </w:p>
    <w:p w14:paraId="26B5BB7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&lt;h2&gt;ordered list&lt;/h2&gt;</w:t>
      </w:r>
    </w:p>
    <w:p w14:paraId="24E54B80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lastRenderedPageBreak/>
        <w:t>&lt;h2&gt;</w:t>
      </w:r>
      <w:proofErr w:type="spellStart"/>
      <w:r w:rsidRPr="00377BCF">
        <w:rPr>
          <w:b/>
          <w:bCs/>
          <w:i/>
          <w:iCs/>
          <w:spacing w:val="5"/>
        </w:rPr>
        <w:t>Discription</w:t>
      </w:r>
      <w:proofErr w:type="spellEnd"/>
      <w:r w:rsidRPr="00377BCF">
        <w:rPr>
          <w:b/>
          <w:bCs/>
          <w:i/>
          <w:iCs/>
          <w:spacing w:val="5"/>
        </w:rPr>
        <w:t xml:space="preserve"> list &lt;/h2&gt;</w:t>
      </w:r>
    </w:p>
    <w:p w14:paraId="0B8E38BB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&lt;dl&gt;</w:t>
      </w:r>
    </w:p>
    <w:p w14:paraId="6A231F7E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&lt;dt&gt;Maths :&lt;/dt&gt;</w:t>
      </w:r>
    </w:p>
    <w:p w14:paraId="607C2280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&lt;dd&gt;Calculation operation&lt;/dd&gt;</w:t>
      </w:r>
    </w:p>
    <w:p w14:paraId="154480C3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000C80C6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&lt;/dl&gt;</w:t>
      </w:r>
    </w:p>
    <w:p w14:paraId="7AB4EDCA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0A1351A1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&lt;table&gt;</w:t>
      </w:r>
    </w:p>
    <w:p w14:paraId="222F3654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 xml:space="preserve">    </w:t>
      </w:r>
    </w:p>
    <w:p w14:paraId="0843E7C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&lt;tr&gt;</w:t>
      </w:r>
    </w:p>
    <w:p w14:paraId="301F2D56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   &lt;</w:t>
      </w:r>
      <w:proofErr w:type="spellStart"/>
      <w:r w:rsidRPr="00377BCF">
        <w:rPr>
          <w:b/>
          <w:bCs/>
          <w:i/>
          <w:iCs/>
          <w:spacing w:val="5"/>
        </w:rPr>
        <w:t>th</w:t>
      </w:r>
      <w:proofErr w:type="spellEnd"/>
      <w:r w:rsidRPr="00377BCF">
        <w:rPr>
          <w:b/>
          <w:bCs/>
          <w:i/>
          <w:iCs/>
          <w:spacing w:val="5"/>
        </w:rPr>
        <w:t>&gt;Name&lt;/</w:t>
      </w:r>
      <w:proofErr w:type="spellStart"/>
      <w:r w:rsidRPr="00377BCF">
        <w:rPr>
          <w:b/>
          <w:bCs/>
          <w:i/>
          <w:iCs/>
          <w:spacing w:val="5"/>
        </w:rPr>
        <w:t>th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371AFBA2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   &lt;</w:t>
      </w:r>
      <w:proofErr w:type="spellStart"/>
      <w:r w:rsidRPr="00377BCF">
        <w:rPr>
          <w:b/>
          <w:bCs/>
          <w:i/>
          <w:iCs/>
          <w:spacing w:val="5"/>
        </w:rPr>
        <w:t>th</w:t>
      </w:r>
      <w:proofErr w:type="spellEnd"/>
      <w:r w:rsidRPr="00377BCF">
        <w:rPr>
          <w:b/>
          <w:bCs/>
          <w:i/>
          <w:iCs/>
          <w:spacing w:val="5"/>
        </w:rPr>
        <w:t>&gt;Age&lt;/</w:t>
      </w:r>
      <w:proofErr w:type="spellStart"/>
      <w:r w:rsidRPr="00377BCF">
        <w:rPr>
          <w:b/>
          <w:bCs/>
          <w:i/>
          <w:iCs/>
          <w:spacing w:val="5"/>
        </w:rPr>
        <w:t>th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213442F4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&lt;/tr&gt;</w:t>
      </w:r>
    </w:p>
    <w:p w14:paraId="6CF960F5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   &lt;tr&gt;</w:t>
      </w:r>
    </w:p>
    <w:p w14:paraId="36097A6F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       &lt;td&gt;&lt;/td&gt;</w:t>
      </w:r>
    </w:p>
    <w:p w14:paraId="24AACFAA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    &lt;/tr&gt;</w:t>
      </w:r>
    </w:p>
    <w:p w14:paraId="47ED7058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    &lt;/</w:t>
      </w:r>
      <w:proofErr w:type="spellStart"/>
      <w:r w:rsidRPr="00377BCF">
        <w:rPr>
          <w:b/>
          <w:bCs/>
          <w:i/>
          <w:iCs/>
          <w:spacing w:val="5"/>
        </w:rPr>
        <w:t>thead</w:t>
      </w:r>
      <w:proofErr w:type="spellEnd"/>
      <w:r w:rsidRPr="00377BCF">
        <w:rPr>
          <w:b/>
          <w:bCs/>
          <w:i/>
          <w:iCs/>
          <w:spacing w:val="5"/>
        </w:rPr>
        <w:t>&gt;</w:t>
      </w:r>
    </w:p>
    <w:p w14:paraId="7AFBB3A9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2528567A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&lt;/table&gt;</w:t>
      </w:r>
    </w:p>
    <w:p w14:paraId="178A585F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</w:p>
    <w:p w14:paraId="316CE404" w14:textId="77777777" w:rsidR="00377BCF" w:rsidRP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&lt;/body&gt;</w:t>
      </w:r>
    </w:p>
    <w:p w14:paraId="39744D70" w14:textId="77777777" w:rsidR="00377BCF" w:rsidRDefault="00377BCF" w:rsidP="00377BCF">
      <w:pPr>
        <w:rPr>
          <w:b/>
          <w:bCs/>
          <w:i/>
          <w:iCs/>
          <w:spacing w:val="5"/>
        </w:rPr>
      </w:pPr>
      <w:r w:rsidRPr="00377BCF">
        <w:rPr>
          <w:b/>
          <w:bCs/>
          <w:i/>
          <w:iCs/>
          <w:spacing w:val="5"/>
        </w:rPr>
        <w:t>&lt;/html&gt;</w:t>
      </w:r>
    </w:p>
    <w:p w14:paraId="2932876B" w14:textId="77777777" w:rsidR="00377BCF" w:rsidRDefault="00377BCF" w:rsidP="00377BCF">
      <w:pPr>
        <w:rPr>
          <w:b/>
          <w:bCs/>
          <w:i/>
          <w:iCs/>
          <w:spacing w:val="5"/>
        </w:rPr>
      </w:pPr>
    </w:p>
    <w:p w14:paraId="19648083" w14:textId="18D2D853" w:rsidR="00377BCF" w:rsidRDefault="00377BCF" w:rsidP="00377BCF">
      <w:pPr>
        <w:pStyle w:val="Heading2"/>
      </w:pPr>
      <w:r>
        <w:t>Output—</w:t>
      </w:r>
    </w:p>
    <w:p w14:paraId="7AF0CBD0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Heading</w:t>
      </w:r>
    </w:p>
    <w:p w14:paraId="02C7EDC4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Heading</w:t>
      </w:r>
    </w:p>
    <w:p w14:paraId="4AF92DC7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Heading</w:t>
      </w:r>
    </w:p>
    <w:p w14:paraId="545E0043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Heading</w:t>
      </w:r>
    </w:p>
    <w:p w14:paraId="353CFA6F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lastRenderedPageBreak/>
        <w:t>Heading</w:t>
      </w:r>
    </w:p>
    <w:p w14:paraId="7F6043F8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Heading</w:t>
      </w:r>
    </w:p>
    <w:p w14:paraId="2B1C8485" w14:textId="77777777" w:rsidR="00377BCF" w:rsidRPr="00377BCF" w:rsidRDefault="00377BCF" w:rsidP="00377BCF">
      <w:r w:rsidRPr="00377BCF">
        <w:t xml:space="preserve">Lorem ipsum </w:t>
      </w:r>
      <w:proofErr w:type="spellStart"/>
      <w:r w:rsidRPr="00377BCF">
        <w:t>dolor</w:t>
      </w:r>
      <w:proofErr w:type="spellEnd"/>
      <w:r w:rsidRPr="00377BCF">
        <w:t xml:space="preserve"> </w:t>
      </w:r>
      <w:proofErr w:type="gramStart"/>
      <w:r w:rsidRPr="00377BCF">
        <w:t>sit</w:t>
      </w:r>
      <w:proofErr w:type="gramEnd"/>
      <w:r w:rsidRPr="00377BCF">
        <w:t xml:space="preserve"> </w:t>
      </w:r>
      <w:proofErr w:type="spellStart"/>
      <w:r w:rsidRPr="00377BCF">
        <w:t>amet</w:t>
      </w:r>
      <w:proofErr w:type="spellEnd"/>
      <w:r w:rsidRPr="00377BCF">
        <w:t xml:space="preserve"> </w:t>
      </w:r>
      <w:proofErr w:type="spellStart"/>
      <w:r w:rsidRPr="00377BCF">
        <w:t>consectetur</w:t>
      </w:r>
      <w:proofErr w:type="spellEnd"/>
      <w:r w:rsidRPr="00377BCF">
        <w:t xml:space="preserve"> </w:t>
      </w:r>
      <w:proofErr w:type="spellStart"/>
      <w:r w:rsidRPr="00377BCF">
        <w:t>adipisicing</w:t>
      </w:r>
      <w:proofErr w:type="spellEnd"/>
      <w:r w:rsidRPr="00377BCF">
        <w:t xml:space="preserve"> </w:t>
      </w:r>
      <w:proofErr w:type="spellStart"/>
      <w:r w:rsidRPr="00377BCF">
        <w:t>elit</w:t>
      </w:r>
      <w:proofErr w:type="spellEnd"/>
      <w:r w:rsidRPr="00377BCF">
        <w:t xml:space="preserve">. </w:t>
      </w:r>
      <w:proofErr w:type="spellStart"/>
      <w:r w:rsidRPr="00377BCF">
        <w:t>Doloribus</w:t>
      </w:r>
      <w:proofErr w:type="spellEnd"/>
      <w:r w:rsidRPr="00377BCF">
        <w:t xml:space="preserve">, </w:t>
      </w:r>
      <w:proofErr w:type="spellStart"/>
      <w:r w:rsidRPr="00377BCF">
        <w:t>voluptatibus</w:t>
      </w:r>
      <w:proofErr w:type="spellEnd"/>
      <w:r w:rsidRPr="00377BCF">
        <w:t xml:space="preserve">. </w:t>
      </w:r>
      <w:proofErr w:type="spellStart"/>
      <w:r w:rsidRPr="00377BCF">
        <w:t>Voluptatibus</w:t>
      </w:r>
      <w:proofErr w:type="spellEnd"/>
      <w:r w:rsidRPr="00377BCF">
        <w:t xml:space="preserve"> vitae </w:t>
      </w:r>
      <w:proofErr w:type="spellStart"/>
      <w:r w:rsidRPr="00377BCF">
        <w:t>amet</w:t>
      </w:r>
      <w:proofErr w:type="spellEnd"/>
      <w:r w:rsidRPr="00377BCF">
        <w:t xml:space="preserve"> </w:t>
      </w:r>
      <w:proofErr w:type="spellStart"/>
      <w:r w:rsidRPr="00377BCF">
        <w:t>illo</w:t>
      </w:r>
      <w:proofErr w:type="spellEnd"/>
      <w:r w:rsidRPr="00377BCF">
        <w:t xml:space="preserve"> </w:t>
      </w:r>
      <w:proofErr w:type="spellStart"/>
      <w:r w:rsidRPr="00377BCF">
        <w:t>iusto</w:t>
      </w:r>
      <w:proofErr w:type="spellEnd"/>
      <w:r w:rsidRPr="00377BCF">
        <w:t xml:space="preserve"> </w:t>
      </w:r>
      <w:proofErr w:type="spellStart"/>
      <w:r w:rsidRPr="00377BCF">
        <w:t>blanditiis</w:t>
      </w:r>
      <w:proofErr w:type="spellEnd"/>
      <w:r w:rsidRPr="00377BCF">
        <w:t xml:space="preserve"> </w:t>
      </w:r>
      <w:proofErr w:type="spellStart"/>
      <w:r w:rsidRPr="00377BCF">
        <w:t>corrupti</w:t>
      </w:r>
      <w:proofErr w:type="spellEnd"/>
      <w:r w:rsidRPr="00377BCF">
        <w:t xml:space="preserve">, </w:t>
      </w:r>
      <w:proofErr w:type="spellStart"/>
      <w:r w:rsidRPr="00377BCF">
        <w:t>impedit</w:t>
      </w:r>
      <w:proofErr w:type="spellEnd"/>
      <w:r w:rsidRPr="00377BCF">
        <w:t xml:space="preserve"> a </w:t>
      </w:r>
      <w:proofErr w:type="spellStart"/>
      <w:r w:rsidRPr="00377BCF">
        <w:t>modi</w:t>
      </w:r>
      <w:proofErr w:type="spellEnd"/>
      <w:r w:rsidRPr="00377BCF">
        <w:t xml:space="preserve"> </w:t>
      </w:r>
      <w:proofErr w:type="spellStart"/>
      <w:r w:rsidRPr="00377BCF">
        <w:t>ducimus</w:t>
      </w:r>
      <w:proofErr w:type="spellEnd"/>
      <w:r w:rsidRPr="00377BCF">
        <w:t xml:space="preserve"> </w:t>
      </w:r>
      <w:proofErr w:type="spellStart"/>
      <w:r w:rsidRPr="00377BCF">
        <w:t>voluptas</w:t>
      </w:r>
      <w:proofErr w:type="spellEnd"/>
      <w:r w:rsidRPr="00377BCF">
        <w:t xml:space="preserve"> </w:t>
      </w:r>
      <w:proofErr w:type="spellStart"/>
      <w:r w:rsidRPr="00377BCF">
        <w:t>facere</w:t>
      </w:r>
      <w:proofErr w:type="spellEnd"/>
      <w:r w:rsidRPr="00377BCF">
        <w:t xml:space="preserve"> </w:t>
      </w:r>
      <w:proofErr w:type="spellStart"/>
      <w:r w:rsidRPr="00377BCF">
        <w:t>dolorem</w:t>
      </w:r>
      <w:proofErr w:type="spellEnd"/>
      <w:r w:rsidRPr="00377BCF">
        <w:t xml:space="preserve"> </w:t>
      </w:r>
      <w:proofErr w:type="spellStart"/>
      <w:r w:rsidRPr="00377BCF">
        <w:t>maiores</w:t>
      </w:r>
      <w:proofErr w:type="spellEnd"/>
      <w:r w:rsidRPr="00377BCF">
        <w:t xml:space="preserve"> </w:t>
      </w:r>
      <w:proofErr w:type="spellStart"/>
      <w:r w:rsidRPr="00377BCF">
        <w:t>accusantium</w:t>
      </w:r>
      <w:proofErr w:type="spellEnd"/>
      <w:r w:rsidRPr="00377BCF">
        <w:t xml:space="preserve"> minima </w:t>
      </w:r>
      <w:proofErr w:type="spellStart"/>
      <w:r w:rsidRPr="00377BCF">
        <w:t>quibusdam</w:t>
      </w:r>
      <w:proofErr w:type="spellEnd"/>
      <w:r w:rsidRPr="00377BCF">
        <w:t xml:space="preserve"> </w:t>
      </w:r>
      <w:proofErr w:type="spellStart"/>
      <w:r w:rsidRPr="00377BCF">
        <w:t>laudantium</w:t>
      </w:r>
      <w:proofErr w:type="spellEnd"/>
      <w:r w:rsidRPr="00377BCF">
        <w:t xml:space="preserve"> animi!</w:t>
      </w:r>
    </w:p>
    <w:p w14:paraId="0014ACE0" w14:textId="5C968A7E" w:rsidR="00377BCF" w:rsidRPr="00377BCF" w:rsidRDefault="00377BCF" w:rsidP="00377BCF">
      <w:hyperlink r:id="rId5" w:tgtFrame="_blank" w:history="1">
        <w:r w:rsidRPr="00377BCF">
          <w:rPr>
            <w:rStyle w:val="Hyperlink"/>
          </w:rPr>
          <w:t>Main page</w:t>
        </w:r>
      </w:hyperlink>
      <w:r w:rsidRPr="00377BCF">
        <w:t> </w:t>
      </w:r>
      <w:r w:rsidRPr="00377BCF">
        <w:drawing>
          <wp:inline distT="0" distB="0" distL="0" distR="0" wp14:anchorId="2F1E9A32" wp14:editId="3FDB569D">
            <wp:extent cx="1885950" cy="1409700"/>
            <wp:effectExtent l="0" t="0" r="0" b="0"/>
            <wp:docPr id="452537980" name="Picture 2" descr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a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B696" w14:textId="77777777" w:rsidR="00377BCF" w:rsidRPr="00377BCF" w:rsidRDefault="00377BCF" w:rsidP="00377BCF">
      <w:r w:rsidRPr="00377BCF">
        <w:pict w14:anchorId="440E47AE">
          <v:rect id="_x0000_i1055" style="width:0;height:1.5pt" o:hralign="center" o:hrstd="t" o:hr="t" fillcolor="#a0a0a0" stroked="f"/>
        </w:pict>
      </w:r>
    </w:p>
    <w:p w14:paraId="7EC16E95" w14:textId="77777777" w:rsidR="00377BCF" w:rsidRPr="00377BCF" w:rsidRDefault="00377BCF" w:rsidP="00377BCF">
      <w:r w:rsidRPr="00377BCF">
        <w:br/>
      </w:r>
      <w:r w:rsidRPr="00377BCF">
        <w:rPr>
          <w:b/>
          <w:bCs/>
        </w:rPr>
        <w:t>Bold</w:t>
      </w:r>
      <w:r w:rsidRPr="00377BCF">
        <w:t> </w:t>
      </w:r>
      <w:proofErr w:type="spellStart"/>
      <w:r w:rsidRPr="00377BCF">
        <w:rPr>
          <w:b/>
          <w:bCs/>
        </w:rPr>
        <w:t>Bold</w:t>
      </w:r>
      <w:proofErr w:type="spellEnd"/>
    </w:p>
    <w:p w14:paraId="5DBC4CA7" w14:textId="77777777" w:rsidR="00377BCF" w:rsidRPr="00377BCF" w:rsidRDefault="00377BCF" w:rsidP="00377BCF">
      <w:r w:rsidRPr="00377BCF">
        <w:pict w14:anchorId="72E0BE0B">
          <v:rect id="_x0000_i1056" style="width:0;height:1.5pt" o:hralign="center" o:hrstd="t" o:hr="t" fillcolor="#a0a0a0" stroked="f"/>
        </w:pict>
      </w:r>
    </w:p>
    <w:p w14:paraId="1BD58CB2" w14:textId="77777777" w:rsidR="00377BCF" w:rsidRPr="00377BCF" w:rsidRDefault="00377BCF" w:rsidP="00377BCF">
      <w:r w:rsidRPr="00377BCF">
        <w:br/>
      </w:r>
      <w:r w:rsidRPr="00377BCF">
        <w:rPr>
          <w:i/>
          <w:iCs/>
        </w:rPr>
        <w:t>Italic</w:t>
      </w:r>
      <w:r w:rsidRPr="00377BCF">
        <w:br/>
      </w:r>
      <w:proofErr w:type="spellStart"/>
      <w:r w:rsidRPr="00377BCF">
        <w:rPr>
          <w:i/>
          <w:iCs/>
        </w:rPr>
        <w:t>Italic</w:t>
      </w:r>
      <w:proofErr w:type="spellEnd"/>
    </w:p>
    <w:p w14:paraId="6A833CF6" w14:textId="77777777" w:rsidR="00377BCF" w:rsidRPr="00377BCF" w:rsidRDefault="00377BCF" w:rsidP="00377BCF">
      <w:r w:rsidRPr="00377BCF">
        <w:pict w14:anchorId="32E7920D">
          <v:rect id="_x0000_i1057" style="width:0;height:1.5pt" o:hralign="center" o:hrstd="t" o:hr="t" fillcolor="#a0a0a0" stroked="f"/>
        </w:pict>
      </w:r>
    </w:p>
    <w:p w14:paraId="47C6A154" w14:textId="77777777" w:rsidR="00377BCF" w:rsidRPr="00377BCF" w:rsidRDefault="00377BCF" w:rsidP="00377BCF">
      <w:r w:rsidRPr="00377BCF">
        <w:br/>
      </w:r>
      <w:r w:rsidRPr="00377BCF">
        <w:rPr>
          <w:u w:val="single"/>
        </w:rPr>
        <w:t>Underline</w:t>
      </w:r>
      <w:r w:rsidRPr="00377BCF">
        <w:br/>
      </w:r>
      <w:proofErr w:type="spellStart"/>
      <w:ins w:id="0" w:author="Unknown">
        <w:r w:rsidRPr="00377BCF">
          <w:t>Underline</w:t>
        </w:r>
      </w:ins>
      <w:proofErr w:type="spellEnd"/>
    </w:p>
    <w:p w14:paraId="2A27E5F0" w14:textId="77777777" w:rsidR="00377BCF" w:rsidRPr="00377BCF" w:rsidRDefault="00377BCF" w:rsidP="00377BCF">
      <w:r w:rsidRPr="00377BCF">
        <w:pict w14:anchorId="78DABF7B">
          <v:rect id="_x0000_i1058" style="width:0;height:1.5pt" o:hralign="center" o:hrstd="t" o:hr="t" fillcolor="#a0a0a0" stroked="f"/>
        </w:pict>
      </w:r>
    </w:p>
    <w:p w14:paraId="57ACFA88" w14:textId="77777777" w:rsidR="00377BCF" w:rsidRPr="00377BCF" w:rsidRDefault="00377BCF" w:rsidP="00377BCF">
      <w:r w:rsidRPr="00377BCF">
        <w:br/>
      </w:r>
      <w:del w:id="1" w:author="Unknown">
        <w:r w:rsidRPr="00377BCF">
          <w:delText>100Rs</w:delText>
        </w:r>
      </w:del>
    </w:p>
    <w:p w14:paraId="22142526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unordered list</w:t>
      </w:r>
    </w:p>
    <w:p w14:paraId="79E1F24D" w14:textId="77777777" w:rsidR="00377BCF" w:rsidRPr="00377BCF" w:rsidRDefault="00377BCF" w:rsidP="00377BCF">
      <w:pPr>
        <w:numPr>
          <w:ilvl w:val="0"/>
          <w:numId w:val="1"/>
        </w:numPr>
      </w:pPr>
      <w:r w:rsidRPr="00377BCF">
        <w:t>milk</w:t>
      </w:r>
    </w:p>
    <w:p w14:paraId="6C196975" w14:textId="77777777" w:rsidR="00377BCF" w:rsidRPr="00377BCF" w:rsidRDefault="00377BCF" w:rsidP="00377BCF">
      <w:pPr>
        <w:numPr>
          <w:ilvl w:val="0"/>
          <w:numId w:val="1"/>
        </w:numPr>
      </w:pPr>
      <w:r w:rsidRPr="00377BCF">
        <w:t>curd</w:t>
      </w:r>
    </w:p>
    <w:p w14:paraId="25EFA684" w14:textId="77777777" w:rsidR="00377BCF" w:rsidRPr="00377BCF" w:rsidRDefault="00377BCF" w:rsidP="00377BCF">
      <w:pPr>
        <w:numPr>
          <w:ilvl w:val="0"/>
          <w:numId w:val="1"/>
        </w:numPr>
      </w:pPr>
      <w:r w:rsidRPr="00377BCF">
        <w:t>cheese</w:t>
      </w:r>
    </w:p>
    <w:p w14:paraId="75D3D6EA" w14:textId="77777777" w:rsidR="00377BCF" w:rsidRPr="00377BCF" w:rsidRDefault="00377BCF" w:rsidP="00377BCF">
      <w:pPr>
        <w:numPr>
          <w:ilvl w:val="0"/>
          <w:numId w:val="2"/>
        </w:numPr>
      </w:pPr>
    </w:p>
    <w:p w14:paraId="5AE8BB5A" w14:textId="77777777" w:rsidR="00377BCF" w:rsidRPr="00377BCF" w:rsidRDefault="00377BCF" w:rsidP="00377BCF">
      <w:pPr>
        <w:numPr>
          <w:ilvl w:val="0"/>
          <w:numId w:val="2"/>
        </w:numPr>
      </w:pPr>
    </w:p>
    <w:p w14:paraId="2D685EB6" w14:textId="77777777" w:rsidR="00377BCF" w:rsidRPr="00377BCF" w:rsidRDefault="00377BCF" w:rsidP="00377BCF">
      <w:pPr>
        <w:numPr>
          <w:ilvl w:val="0"/>
          <w:numId w:val="2"/>
        </w:numPr>
      </w:pPr>
    </w:p>
    <w:p w14:paraId="18063EFE" w14:textId="77777777" w:rsidR="00377BCF" w:rsidRPr="00377BCF" w:rsidRDefault="00377BCF" w:rsidP="00377BCF">
      <w:pPr>
        <w:rPr>
          <w:b/>
          <w:bCs/>
        </w:rPr>
      </w:pPr>
      <w:r w:rsidRPr="00377BCF">
        <w:rPr>
          <w:b/>
          <w:bCs/>
        </w:rPr>
        <w:t>ordered list</w:t>
      </w:r>
    </w:p>
    <w:p w14:paraId="42AB45B4" w14:textId="77777777" w:rsidR="00377BCF" w:rsidRPr="00377BCF" w:rsidRDefault="00377BCF" w:rsidP="00377BCF">
      <w:pPr>
        <w:rPr>
          <w:b/>
          <w:bCs/>
        </w:rPr>
      </w:pPr>
      <w:proofErr w:type="spellStart"/>
      <w:r w:rsidRPr="00377BCF">
        <w:rPr>
          <w:b/>
          <w:bCs/>
        </w:rPr>
        <w:t>Discription</w:t>
      </w:r>
      <w:proofErr w:type="spellEnd"/>
      <w:r w:rsidRPr="00377BCF">
        <w:rPr>
          <w:b/>
          <w:bCs/>
        </w:rPr>
        <w:t xml:space="preserve"> list</w:t>
      </w:r>
    </w:p>
    <w:p w14:paraId="3F9DE368" w14:textId="77777777" w:rsidR="00377BCF" w:rsidRPr="00377BCF" w:rsidRDefault="00377BCF" w:rsidP="00377BCF">
      <w:proofErr w:type="gramStart"/>
      <w:r w:rsidRPr="00377BCF">
        <w:t>Maths :</w:t>
      </w:r>
      <w:proofErr w:type="gramEnd"/>
    </w:p>
    <w:p w14:paraId="2729DE88" w14:textId="77777777" w:rsidR="00377BCF" w:rsidRPr="00377BCF" w:rsidRDefault="00377BCF" w:rsidP="00377BCF">
      <w:r w:rsidRPr="00377BCF">
        <w:t>Calculation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82"/>
      </w:tblGrid>
      <w:tr w:rsidR="00377BCF" w:rsidRPr="00377BCF" w14:paraId="7B06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C167" w14:textId="77777777" w:rsidR="00377BCF" w:rsidRPr="00377BCF" w:rsidRDefault="00377BCF" w:rsidP="00377BCF">
            <w:pPr>
              <w:rPr>
                <w:b/>
                <w:bCs/>
              </w:rPr>
            </w:pPr>
            <w:r w:rsidRPr="00377BC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EA5686" w14:textId="77777777" w:rsidR="00377BCF" w:rsidRPr="00377BCF" w:rsidRDefault="00377BCF" w:rsidP="00377BCF">
            <w:pPr>
              <w:rPr>
                <w:b/>
                <w:bCs/>
              </w:rPr>
            </w:pPr>
            <w:r w:rsidRPr="00377BCF">
              <w:rPr>
                <w:b/>
                <w:bCs/>
              </w:rPr>
              <w:t>Age</w:t>
            </w:r>
          </w:p>
        </w:tc>
      </w:tr>
      <w:tr w:rsidR="00377BCF" w:rsidRPr="00377BCF" w14:paraId="2228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B3A8" w14:textId="77777777" w:rsidR="00377BCF" w:rsidRPr="00377BCF" w:rsidRDefault="00377BCF" w:rsidP="00377B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710061" w14:textId="77777777" w:rsidR="00377BCF" w:rsidRPr="00377BCF" w:rsidRDefault="00377BCF" w:rsidP="00377BCF"/>
        </w:tc>
      </w:tr>
    </w:tbl>
    <w:p w14:paraId="6B8BDA12" w14:textId="77777777" w:rsidR="00377BCF" w:rsidRDefault="00377BCF" w:rsidP="00377BCF"/>
    <w:p w14:paraId="01D310A7" w14:textId="77777777" w:rsidR="00377BCF" w:rsidRPr="00377BCF" w:rsidRDefault="00377BCF" w:rsidP="00377BCF"/>
    <w:p w14:paraId="609DE8BD" w14:textId="77777777" w:rsidR="00377BCF" w:rsidRPr="00377BCF" w:rsidRDefault="00377BCF" w:rsidP="00377BCF">
      <w:pPr>
        <w:rPr>
          <w:rStyle w:val="BookTitle"/>
        </w:rPr>
      </w:pPr>
    </w:p>
    <w:p w14:paraId="315BF027" w14:textId="77777777" w:rsidR="00377BCF" w:rsidRPr="00377BCF" w:rsidRDefault="00377BCF" w:rsidP="00377BCF"/>
    <w:sectPr w:rsidR="00377BCF" w:rsidRPr="00377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B4A"/>
    <w:multiLevelType w:val="multilevel"/>
    <w:tmpl w:val="C28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00A30"/>
    <w:multiLevelType w:val="multilevel"/>
    <w:tmpl w:val="029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1512">
    <w:abstractNumId w:val="1"/>
  </w:num>
  <w:num w:numId="2" w16cid:durableId="142299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CF"/>
    <w:rsid w:val="00377BCF"/>
    <w:rsid w:val="0075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84C1"/>
  <w15:chartTrackingRefBased/>
  <w15:docId w15:val="{762A46FD-FB1D-432D-B0A1-A7C8F260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BC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77BCF"/>
    <w:rPr>
      <w:i/>
      <w:iCs/>
    </w:rPr>
  </w:style>
  <w:style w:type="character" w:styleId="BookTitle">
    <w:name w:val="Book Title"/>
    <w:basedOn w:val="DefaultParagraphFont"/>
    <w:uiPriority w:val="33"/>
    <w:qFormat/>
    <w:rsid w:val="00377BCF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377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file:///D:\WDW%20MAYANK%20SIR\mai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 Panwar</dc:creator>
  <cp:keywords/>
  <dc:description/>
  <cp:lastModifiedBy>Bhavna Panwar</cp:lastModifiedBy>
  <cp:revision>1</cp:revision>
  <dcterms:created xsi:type="dcterms:W3CDTF">2025-09-29T23:38:00Z</dcterms:created>
  <dcterms:modified xsi:type="dcterms:W3CDTF">2025-09-29T23:42:00Z</dcterms:modified>
</cp:coreProperties>
</file>